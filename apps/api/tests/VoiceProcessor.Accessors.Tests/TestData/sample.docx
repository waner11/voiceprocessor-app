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 paragraph one.</w:t>
      </w:r>
    </w:p>
    <w:p>
      <w:r>
        <w:t>Docx paragraph two.</w:t>
      </w:r>
    </w:p>
    <w:p>
      <w:ins w:id="1" w:author="author" w:date="2024-01-01T00:00:00Z">
        <w:r>
          <w:t>Inserted tracked change text.</w:t>
        </w:r>
      </w:ins>
    </w:p>
    <w:sectPr>
      <w:headerReference w:type="default" r:id="rId2"/>
      <w:footerReference w:type="default" r:id="rId3"/>
    </w:sectPr>
  </w:body>
</w:document>
</file>

<file path=word/comments.xml><?xml version="1.0" encoding="utf-8"?>
<w:comments xmlns:w="http://schemas.openxmlformats.org/wordprocessingml/2006/main">
  <w:comment w:id="0" w:author="author">
    <w:p>
      <w:r>
        <w:t>Comment should be ignored.</w:t>
      </w:r>
    </w:p>
  </w:comment>
</w:comments>
</file>

<file path=word/footer1.xml><?xml version="1.0" encoding="utf-8"?>
<w:ftr xmlns:w="http://schemas.openxmlformats.org/wordprocessingml/2006/main">
  <w:p>
    <w:r>
      <w:t>Footer should be ignored.</w:t>
    </w:r>
  </w:p>
</w:ftr>
</file>

<file path=word/header1.xml><?xml version="1.0" encoding="utf-8"?>
<w:hdr xmlns:w="http://schemas.openxmlformats.org/wordprocessingml/2006/main">
  <w:p>
    <w:r>
      <w:t>Header should be ignored.</w:t>
    </w:r>
  </w:p>
</w:hdr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  <Relationship Id="rId4" Type="http://schemas.openxmlformats.org/officeDocument/2006/relationships/comments" Target="comments.xml"/>
</Relationships>
</file>